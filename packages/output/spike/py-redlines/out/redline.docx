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>
  <w:body>
    <w:p pt14:Unid="c6b116e95ef543f8a301809aabe95e02">
      <w:pPr pt14:Unid="f3690fc4b677472ea270c2115f2f50ad">
        <w:jc w:val="center" pt14:Unid="0c70d7d2cd1d44baa92cde93fe58fe8a"/>
      </w:pPr>
      <w:r>
        <w:rPr pt14:Unid="bae8250d14cb4d73bb0d5b1cebb152ef">
          <w:b pt14:Unid="83a9e258e30b4db89c44b5cde5f67a23"/>
          <w:sz w:val="32" pt14:Unid="904c304b4f44437cb2838ec8dea37227"/>
        </w:rPr>
        <w:t>买卖合同</w:t>
      </w:r>
    </w:p>
    <w:p pt14:Unid="097b25e41e7b440ca965951af28c0ebb">
      <w:pPr/>
      <w:r>
        <w:t>甲方（买受人）：星辰科技</w:t>
      </w:r>
      <w:ins w:author="Courtwork Spike" w:id="0" w:date="2026-07-09T19:20:26.1901280+08:00">
        <w:r>
          <w:t>股份</w:t>
        </w:r>
      </w:ins>
      <w:r>
        <w:t>有限公司</w:t>
      </w:r>
    </w:p>
    <w:p pt14:Unid="4db9241d1f024ff7acd400df09cfc4f8">
      <w:pPr/>
      <w:r>
        <w:t>乙方（出卖人）：恒源贸易有限公司</w:t>
      </w:r>
    </w:p>
    <w:p pt14:Unid="48426bc21c574122a8b01d0d369eee7d">
      <w:pPr/>
      <w:r>
        <w:rPr pt14:Unid="ca5d1b3ade874f608f0b597dca7c7d0f">
          <w:b pt14:Unid="f4347565de444f6791c06a03fd82b175"/>
        </w:rPr>
        <w:t>第一条 标的物</w:t>
      </w:r>
    </w:p>
    <w:p pt14:Unid="a0edbb213e50450280e1c4c259819e13">
      <w:pPr/>
      <w:r>
        <w:t>乙方向甲方出售办公设备一批，规格、数量、单价详见本合同附表一。</w:t>
      </w:r>
    </w:p>
    <w:p pt14:Unid="88d14657d9054b0c9f73b82110aa40a9">
      <w:pPr/>
      <w:r>
        <w:rPr pt14:Unid="517414d5fab34cc4a9cc70ea0d321044">
          <w:b pt14:Unid="2d5c69a99dd447f68853ed1c8e10cb4c"/>
        </w:rPr>
        <w:t>第二条 价款</w:t>
      </w:r>
    </w:p>
    <w:p pt14:Unid="e3c23382e1ec436db4e5268f2a7b0185">
      <w:pPr/>
      <w:r>
        <w:t>本合同总价款为人民币叁拾万元整（￥300,000.00）。</w:t>
      </w:r>
    </w:p>
    <w:p pt14:Unid="0678fb917213488ebd902d6b001074ca">
      <w:pPr/>
      <w:r>
        <w:rPr pt14:Unid="2659968029dd416f83c6435d4a57b845">
          <w:b pt14:Unid="d9c1ecfc289740f0ae6275be148af6bf"/>
        </w:rPr>
        <w:t>第三条 交付期限</w:t>
      </w:r>
    </w:p>
    <w:p pt14:Unid="fddf83ddb2c24ac59d1d137a5262df82">
      <w:pPr/>
      <w:r>
        <w:t>乙方应于本合同签订之日起</w:t>
      </w:r>
      <w:del w:author="Courtwork Spike" w:id="1" w:date="2026-07-09T19:20:26.1901280+08:00">
        <w:r>
          <w:delText>三十</w:delText>
        </w:r>
      </w:del>
      <w:ins w:author="Courtwork Spike" w:id="2" w:date="2026-07-09T19:20:26.1901280+08:00">
        <w:r>
          <w:t>四十五</w:t>
        </w:r>
      </w:ins>
      <w:r>
        <w:t>日内将标的物交付至甲方指定地点。</w:t>
      </w:r>
    </w:p>
    <w:p pt14:Unid="ffc205863fd04096bad25739c051ec16">
      <w:pPr/>
      <w:r>
        <w:rPr pt14:Unid="ce4826691db64a22b320140ec716540a">
          <w:b pt14:Unid="60a79062bbb64bdda5565741cb29861f"/>
        </w:rPr>
        <w:t>第四条 付款方式</w:t>
      </w:r>
    </w:p>
    <w:p pt14:Unid="9410659522f44fae86a2964d05985008">
      <w:pPr/>
      <w:r>
        <w:t>甲方应按照下表约定的进度支付价款：</w:t>
      </w:r>
    </w:p>
    <w:tbl pt14:SHA1Hash="eb05c2414aab7655d6d164e47f1ae7d286153897" pt14:StructureSHA1Hash="bf65805323f14dc221539ddd03b18963e3b51191" pt14:Unid="940b3ba265674c56a9956bd304e3f22b">
      <w:tblPr pt14:Unid="6280d246646849dd93898c536d58e2d7">
        <w:tblStyle w:val="TableGrid" pt14:Unid="e594eee0f36649f5aa15d336250a11e3"/>
        <w:tblW w:w="0" w:type="auto" pt14:Unid="ad3d49987b8b48429645ad29ea1a6837"/>
        <w:tblLook w:val="04A0" w:firstRow="1" w:lastRow="0" w:firstColumn="1" w:lastColumn="0" w:noHBand="0" w:noVBand="1" pt14:Unid="f248b4689d014c5db98984ba32f201b0"/>
      </w:tblPr>
      <w:tblGrid pt14:Unid="f99c2fa7d6f04224a93b06c287100e4c">
        <w:gridCol w:w="2880" pt14:Unid="894485a4ad564ba1b2c576b84c50137e"/>
        <w:gridCol w:w="2880" pt14:Unid="298677ca54c24a86a1544a73cfa4c654"/>
        <w:gridCol w:w="2880" pt14:Unid="3df47644f1f5465e9e3e1a63c5068414"/>
      </w:tblGrid>
      <w:tr pt14:SHA1Hash="ad0aee6f39b9985ecdfabc09325e7cf1132b998e" pt14:StructureSHA1Hash="de1562127f350fb184ee4779afd4cbe86053b506" pt14:Unid="b722b1e273404762a408787ce03eeb06">
        <w:tc pt14:SHA1Hash="9939a705bc131c65c74179ef2b8e25fbb3d40a0d" pt14:Unid="368d28f7f08b4f1fb4197cf31692a061">
          <w:tcPr pt14:Unid="0b20c12bff9a49e8bb4b7e7e279352a8">
            <w:tcW w:w="2880" w:type="dxa" pt14:Unid="97a58654f76740078601f4fd9d743287"/>
          </w:tcPr>
          <w:p pt14:Unid="40e95afb357d402ca7d6cd5719dc30e1">
            <w:pPr/>
            <w:r>
              <w:t>期数</w:t>
            </w:r>
          </w:p>
        </w:tc>
        <w:tc pt14:SHA1Hash="a4fc228037b79a3479c2aa120c9c17008b65c222" pt14:Unid="492e104c04584ed1a5c5b4ff962ee9be">
          <w:tcPr pt14:Unid="b2972e1b42c24f94b39c73b5a06ef5b7">
            <w:tcW w:w="2880" w:type="dxa" pt14:Unid="98a851a8f5a4485384cbe9083255a8d1"/>
          </w:tcPr>
          <w:p pt14:Unid="f70ed819f6e4406197ac8c4ff8dcd960">
            <w:pPr/>
            <w:r>
              <w:t>支付比例</w:t>
            </w:r>
          </w:p>
        </w:tc>
        <w:tc pt14:SHA1Hash="b6b9c84909c52baf1b0036ba63530ca9d8091067" pt14:Unid="119b4ff41b644acaabf214a4845d4010">
          <w:tcPr pt14:Unid="8b526fcc5dc04162b28603b297b47c42">
            <w:tcW w:w="2880" w:type="dxa" pt14:Unid="a2e347aad07e4267945f28dba7cea002"/>
          </w:tcPr>
          <w:p pt14:Unid="c1bece13383948c691e0ff432e63cae9">
            <w:pPr/>
            <w:r>
              <w:t>支付时间</w:t>
            </w:r>
          </w:p>
        </w:tc>
      </w:tr>
      <w:tr pt14:SHA1Hash="d9091e720ce1bac000b70346e11270155ca9e01a" pt14:StructureSHA1Hash="de1562127f350fb184ee4779afd4cbe86053b506" pt14:Unid="f3f891240c4b433d8bc7b21031fab8fb">
        <w:tc pt14:SHA1Hash="52858ace3b8d877089f023126e393c67bbfffb84" pt14:Unid="a3e441192c2044b0934074b561ae39c2">
          <w:tcPr pt14:Unid="cb1eb6376ac24563a6913e31945594d1">
            <w:tcW w:w="2880" w:type="dxa" pt14:Unid="b533d42905664c578dd7dd9470df6981"/>
          </w:tcPr>
          <w:p pt14:Unid="1ec0bb1adfa14d868fa0e5a4b190c064">
            <w:pPr/>
            <w:r>
              <w:t>第一期</w:t>
            </w:r>
          </w:p>
        </w:tc>
        <w:tc pt14:SHA1Hash="6ddbe0c63e5586baedfe1ddc829f3cb49ec24010" pt14:Unid="9caff0c45a4c4a0abcd886a71f79ada0">
          <w:tcPr pt14:Unid="6bf10caba57b4b839bb03ea4d84f3402">
            <w:tcW w:w="2880" w:type="dxa" pt14:Unid="9be01573f8884e94898c5f0d7e04654c"/>
          </w:tcPr>
          <w:p pt14:Unid="11339f9727c34fdc96cbc9ed177d2857">
            <w:pPr/>
            <w:del w:author="Courtwork Spike" w:id="3" w:date="2026-07-09T19:20:26.1901280+08:00">
              <w:r>
                <w:delText>30%</w:delText>
              </w:r>
            </w:del>
            <w:ins w:author="Courtwork Spike" w:id="4" w:date="2026-07-09T19:20:26.1901280+08:00">
              <w:r>
                <w:t>20%</w:t>
              </w:r>
            </w:ins>
          </w:p>
        </w:tc>
        <w:tc pt14:SHA1Hash="da71e275a5ca6374346c1d83130d802af8d70001" pt14:Unid="81c2ed7a36404ef38ad238a2409c6a67">
          <w:tcPr pt14:Unid="294da0031d0144d8a68a8b9e84862848">
            <w:tcW w:w="2880" w:type="dxa" pt14:Unid="e59f3ca081c44cd8b696fba65f838a12"/>
          </w:tcPr>
          <w:p pt14:Unid="ac60198d6ec9457a9c6004cfdc3286a3">
            <w:pPr/>
            <w:r>
              <w:t>合同签订之日起3日内</w:t>
            </w:r>
          </w:p>
        </w:tc>
      </w:tr>
      <w:tr pt14:SHA1Hash="fd675027c174c54540ed1234e883e0b4eb05e101" pt14:StructureSHA1Hash="de1562127f350fb184ee4779afd4cbe86053b506" pt14:Unid="63534f77f632468a8ccf70f1f78d7e3a">
        <w:tc pt14:SHA1Hash="8c08f86a0a3944c73818882fd8553c615d522059" pt14:Unid="a6a183e07c6f405898052d57a151c37a">
          <w:tcPr pt14:Unid="8363fddb14214ea39acbe879016885ba">
            <w:tcW w:w="2880" w:type="dxa" pt14:Unid="c8a61b5d81574b2384c48c79e60b6e26"/>
          </w:tcPr>
          <w:p pt14:Unid="85acfcd530ca43359e99fea5957964cb">
            <w:pPr/>
            <w:r>
              <w:t>第二期</w:t>
            </w:r>
          </w:p>
        </w:tc>
        <w:tc pt14:SHA1Hash="45168cabc3de78792e10c129e2009788c7dd8d5b" pt14:Unid="78541d948077470c882f92db63ebcbc4">
          <w:tcPr pt14:Unid="e33ffaabc31f404a944e4495180878ed">
            <w:tcW w:w="2880" w:type="dxa" pt14:Unid="d3e4ff956b22433f95e32527f61b9f2d"/>
          </w:tcPr>
          <w:p pt14:Unid="4a07a487968b4f2eb9399ce0bbaeed84">
            <w:pPr/>
            <w:r>
              <w:t>40%</w:t>
            </w:r>
          </w:p>
        </w:tc>
        <w:tc pt14:SHA1Hash="a10351ef65788361920e5e6fa57586ea8550a600" pt14:Unid="ae558e86e96c4901a7483ceba00f1d5e">
          <w:tcPr pt14:Unid="c7c0c6d3fdda494ebb8ff4a55db10eda">
            <w:tcW w:w="2880" w:type="dxa" pt14:Unid="683372ce8dc5418ebc89e3b8b903f2c7"/>
          </w:tcPr>
          <w:p pt14:Unid="4db77a54b8a84c47901661734d0f3762">
            <w:pPr/>
            <w:r>
              <w:t>标的物交付之日起5日内</w:t>
            </w:r>
          </w:p>
        </w:tc>
      </w:tr>
      <w:tr pt14:SHA1Hash="e3c41a596f1b9e661f9536891ade644cf07099e8" pt14:StructureSHA1Hash="de1562127f350fb184ee4779afd4cbe86053b506" pt14:Unid="7061a44a1d6d467d831347db8a09bc0b">
        <w:trPr>
          <w:del w:author="Courtwork Spike" w:id="5" w:date="2026-07-09T19:20:26.1901280+08:00"/>
        </w:trPr>
        <w:tc pt14:SHA1Hash="383083f5fdb9bf4bf9d455d99118eef955dc244e" pt14:Unid="61c0c3795a484b24835ba6d139df5ec0">
          <w:tcPr pt14:Unid="1a960d831fe24baabaa5ff68a1a8aca1">
            <w:tcW w:w="2880" w:type="dxa" pt14:Unid="b4820664091f4c5c81856dea9f8ac51a"/>
          </w:tcPr>
          <w:p pt14:Unid="10296b5a2d3b433e8aa830dc31e76252">
            <w:pPr pt14:Status="Deleted">
              <w:rPr>
                <w:del w:author="Courtwork Spike" w:id="6" w:date="2026-07-09T19:20:26.1901280+08:00"/>
              </w:rPr>
            </w:pPr>
            <w:del w:author="Courtwork Spike" w:id="7" w:date="2026-07-09T19:20:26.1901280+08:00">
              <w:r>
                <w:delText>第三期</w:delText>
              </w:r>
            </w:del>
          </w:p>
        </w:tc>
        <w:tc pt14:SHA1Hash="6ddbe0c63e5586baedfe1ddc829f3cb49ec24010" pt14:Unid="a334b8d90bb146cc8f1e9ec9cd0f0f5e">
          <w:tcPr pt14:Unid="01f807823d9143cda9957aced5b0bbe6">
            <w:tcW w:w="2880" w:type="dxa" pt14:Unid="5b7dae5ae13f4b2aa03b6fd863733cf0"/>
          </w:tcPr>
          <w:p pt14:Unid="775e2d0575cd47eabbcf47f4ad279864">
            <w:pPr pt14:Status="Deleted">
              <w:rPr>
                <w:del w:author="Courtwork Spike" w:id="8" w:date="2026-07-09T19:20:26.1901280+08:00"/>
              </w:rPr>
            </w:pPr>
            <w:del w:author="Courtwork Spike" w:id="9" w:date="2026-07-09T19:20:26.1901280+08:00">
              <w:r>
                <w:delText>30%</w:delText>
              </w:r>
            </w:del>
          </w:p>
        </w:tc>
        <w:tc pt14:SHA1Hash="4237e9ba5104138f132915e85dade09922235fc0" pt14:Unid="fcb24455026640c189c62b8b0a60f920">
          <w:tcPr pt14:Unid="3e60cdf68a4445a39a906094373a4e7e">
            <w:tcW w:w="2880" w:type="dxa" pt14:Unid="abec9a6972f645be994e394f2e59bb65"/>
          </w:tcPr>
          <w:p pt14:Unid="f1a8fddc1cc042c2a494c0faabf9087b">
            <w:pPr pt14:Status="Deleted">
              <w:rPr>
                <w:del w:author="Courtwork Spike" w:id="10" w:date="2026-07-09T19:20:26.1901280+08:00"/>
              </w:rPr>
            </w:pPr>
            <w:del w:author="Courtwork Spike" w:id="11" w:date="2026-07-09T19:20:26.1901280+08:00">
              <w:r>
                <w:delText>验收合格之日起10日内</w:delText>
              </w:r>
            </w:del>
          </w:p>
        </w:tc>
      </w:tr>
    </w:tbl>
    <w:p pt14:Unid="664ee597ae734baaabd099d88f098e41">
      <w:pPr/>
    </w:p>
    <w:p pt14:Unid="0fbe1f1149bb490797535fbe9875c9a8">
      <w:pPr/>
      <w:r>
        <w:rPr pt14:Unid="9508ed2567f546c9afcaa7cd3d481c3b">
          <w:b pt14:Unid="3e824d6ad2ae45019282a96d85e5880e"/>
        </w:rPr>
        <w:t>第五条 质量保证</w:t>
      </w:r>
    </w:p>
    <w:p pt14:Unid="1ea9e24fcfac4f5b87f4153179b9aa94">
      <w:pPr/>
      <w:r>
        <w:t>乙方保证标的物符合国家相关质量标准，质保期为交付之日起</w:t>
      </w:r>
      <w:del w:author="Courtwork Spike" w:id="12" w:date="2026-07-09T19:20:26.1901280+08:00">
        <w:r>
          <w:delText>壹</w:delText>
        </w:r>
      </w:del>
      <w:ins w:author="Courtwork Spike" w:id="13" w:date="2026-07-09T19:20:26.1901280+08:00">
        <w:r>
          <w:t>贰</w:t>
        </w:r>
      </w:ins>
      <w:r>
        <w:t>年。</w:t>
      </w:r>
    </w:p>
    <w:p pt14:Unid="d55b6f6446694b9da5fae682c9851354">
      <w:pPr/>
      <w:r>
        <w:rPr pt14:Unid="196ebb9f158648d995f68f2308e0fa65">
          <w:b pt14:Unid="0426f3251cfc41b8ab310519e57ab835"/>
        </w:rPr>
        <w:t>第六条 违约责任</w:t>
      </w:r>
    </w:p>
    <w:p pt14:Unid="84dbf342ba0743b98b51332f5382a620">
      <w:pPr/>
      <w:r>
        <w:t>任何一方违反本合同约定，应向守约方支付合同总价款百分之十</w:t>
      </w:r>
      <w:ins w:author="Courtwork Spike" w:id="14" w:date="2026-07-09T19:20:26.1901280+08:00">
        <w:r>
          <w:t>五</w:t>
        </w:r>
      </w:ins>
      <w:r>
        <w:t>的违约金。</w:t>
      </w:r>
    </w:p>
    <w:p pt14:Unid="39c28fd1fbed4d738b781dbe6cddeed7">
      <w:pPr/>
      <w:r>
        <w:rPr pt14:Unid="0cee125907df43b99c4f6a191f85e5cd">
          <w:b pt14:Unid="df8ea3a07b5a4f9eb5ff8362986333f6"/>
        </w:rPr>
        <w:t>第七条 争议解决</w:t>
      </w:r>
    </w:p>
    <w:p pt14:Unid="f776fe37941c4bca8d78bdf24955a9b2">
      <w:pPr/>
      <w:r>
        <w:t>因本合同引起的争议，双方应协商解决；协商不成的，提交</w:t>
      </w:r>
      <w:del w:author="Courtwork Spike" w:id="15" w:date="2026-07-09T19:20:26.1901280+08:00">
        <w:r>
          <w:delText>甲方</w:delText>
        </w:r>
      </w:del>
      <w:ins w:author="Courtwork Spike" w:id="16" w:date="2026-07-09T19:20:26.1901280+08:00">
        <w:r>
          <w:t>标的物</w:t>
        </w:r>
      </w:ins>
      <w:r>
        <w:t>所在地人民法院诉讼解决。</w:t>
      </w:r>
    </w:p>
    <w:p pt14:Unid="6874932e35074f3594eac270672d96d0">
      <w:pPr pt14:Status="Inserted">
        <w:rPr>
          <w:ins w:author="Courtwork Spike" w:id="17" w:date="2026-07-09T19:20:26.1901280+08:00"/>
        </w:rPr>
      </w:pPr>
      <w:ins w:author="Courtwork Spike" w:id="18" w:date="2026-07-09T19:20:26.1901280+08:00">
        <w:r>
          <w:rPr pt14:Unid="bc60172c36584e7da2fbba9afe08c410">
            <w:b pt14:Unid="f898ecc6e2ca49ecb10d43cd65baa421"/>
          </w:rPr>
          <w:t>第七条之一 保密条款</w:t>
        </w:r>
      </w:ins>
      <w:ins w:author="Courtwork Spike" w:id="19" w:date="2026-07-09T19:20:26.1901280+08:00">
        <w:r>
          <w:br pt14:Status="Inserted"/>
        </w:r>
      </w:ins>
      <w:ins w:author="Courtwork Spike" w:id="20" w:date="2026-07-09T19:20:26.1901280+08:00">
        <w:r>
          <w:t>双方对本合同履行过程中知悉的对方商业秘密负有保密义务，未经对方书面同意不得向第三方披露。</w:t>
        </w:r>
      </w:ins>
    </w:p>
    <w:p pt14:Unid="d56bc1c5594d48589f7d1568bbe68db6">
      <w:pPr/>
      <w:r>
        <w:rPr pt14:Unid="78edb04b003c45a4b378dc7ab29b36c9">
          <w:b pt14:Unid="538542697a754ea7aa16261fcf786729"/>
        </w:rPr>
        <w:t>第八条 其他约定</w:t>
      </w:r>
    </w:p>
    <w:p pt14:Unid="da72fd6953d344619764bdb4025fe721">
      <w:pPr pt14:Status="Deleted">
        <w:rPr>
          <w:del w:author="Courtwork Spike" w:id="21" w:date="2026-07-09T19:20:26.1901280+08:00"/>
        </w:rPr>
      </w:pPr>
      <w:del w:author="Courtwork Spike" w:id="22" w:date="2026-07-09T19:20:26.1901280+08:00">
        <w:r>
          <w:delText>本合同一式两份，甲乙双方各执一份，自双方签字盖章之日起生效。</w:delText>
        </w:r>
      </w:del>
    </w:p>
    <w:p pt14:Unid="0d5a743473f84df792a2ebb9c786e790">
      <w:pPr/>
    </w:p>
    <w:p pt14:Unid="9d1e181b7a6e4a6f8ff8f3176649a002">
      <w:pPr/>
      <w:r>
        <w:t>甲方（盖章）：__________          乙方（盖章）：__________</w:t>
      </w:r>
    </w:p>
    <w:p pt14:Unid="21086882e8924c4daec0872cd957edf2">
      <w:pPr/>
      <w:r>
        <w:t>签订日期：__________              签订日期：__________</w:t>
      </w:r>
    </w:p>
    <w:sectPr pt14:Unid="4a1641f9982c49b29d66c3d6b1f4a241">
      <w:pgSz w:w="12240" w:h="15840" pt14:Unid="97735f26f42f4166bd07c22ee8859fd3"/>
      <w:pgMar w:top="1440" w:right="1800" w:bottom="1440" w:left="1800" w:header="720" w:footer="720" w:gutter="0" pt14:Unid="499a8d23127f4afdbfd0f102bf1436fa"/>
      <w:cols w:space="720" pt14:Unid="39c54e22f9ea41fd93a83e924630133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notes" Target="/word/footnotes.xml" Id="R1157a821616f4efb" /><Relationship Type="http://schemas.openxmlformats.org/officeDocument/2006/relationships/endnotes" Target="/word/endnotes.xml" Id="R375ce607d24e45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